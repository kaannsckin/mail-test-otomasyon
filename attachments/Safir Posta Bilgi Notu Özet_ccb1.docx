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EFE80" w14:textId="77027175" w:rsidR="00821DF7" w:rsidRPr="00821DF7" w:rsidRDefault="00C356DB" w:rsidP="00821DF7">
      <w:pPr>
        <w:spacing w:after="10" w:line="276" w:lineRule="auto"/>
        <w:ind w:left="-14"/>
        <w:rPr>
          <w:rFonts w:ascii="Times New Roman" w:hAnsi="Times New Roman"/>
          <w:color w:val="000000" w:themeColor="text1"/>
          <w:lang w:val="tr-T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754B28" wp14:editId="55E622DC">
                <wp:simplePos x="0" y="0"/>
                <wp:positionH relativeFrom="column">
                  <wp:posOffset>2105891</wp:posOffset>
                </wp:positionH>
                <wp:positionV relativeFrom="paragraph">
                  <wp:posOffset>396355</wp:posOffset>
                </wp:positionV>
                <wp:extent cx="1574543" cy="337502"/>
                <wp:effectExtent l="0" t="0" r="0" b="0"/>
                <wp:wrapNone/>
                <wp:docPr id="6578156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543" cy="337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03C96F" w14:textId="77777777" w:rsidR="00C356DB" w:rsidRPr="00C356DB" w:rsidRDefault="00C356DB" w:rsidP="00C356DB">
                            <w:pPr>
                              <w:spacing w:before="100" w:beforeAutospacing="1" w:after="120" w:line="276" w:lineRule="auto"/>
                              <w:jc w:val="center"/>
                              <w:outlineLvl w:val="1"/>
                              <w:rPr>
                                <w:rFonts w:ascii="Times New Roman" w:hAnsi="Times New Roman"/>
                                <w:b/>
                                <w:bCs/>
                                <w:color w:val="1B1C1D"/>
                                <w:sz w:val="32"/>
                                <w:szCs w:val="32"/>
                                <w:lang w:val="tr-TR"/>
                              </w:rPr>
                            </w:pPr>
                            <w:r w:rsidRPr="0034721A">
                              <w:rPr>
                                <w:rFonts w:ascii="Times New Roman" w:hAnsi="Times New Roman"/>
                                <w:b/>
                                <w:bCs/>
                                <w:color w:val="1B1C1D"/>
                                <w:sz w:val="32"/>
                                <w:szCs w:val="32"/>
                                <w:lang w:val="tr-TR"/>
                              </w:rPr>
                              <w:t xml:space="preserve">Safir Posta </w:t>
                            </w:r>
                          </w:p>
                          <w:p w14:paraId="7D6349EC" w14:textId="2A37CEC3" w:rsidR="00C356DB" w:rsidRDefault="00C356DB" w:rsidP="00C356DB">
                            <w:pPr>
                              <w:spacing w:after="160" w:line="259" w:lineRule="auto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54B28" id="Rectangle 1" o:spid="_x0000_s1026" style="position:absolute;left:0;text-align:left;margin-left:165.8pt;margin-top:31.2pt;width:124pt;height:26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" filled="f" stroked="f">
                <v:textbox inset="0,0,0,0">
                  <w:txbxContent>
                    <w:p w14:paraId="3A03C96F" w14:textId="77777777" w:rsidR="00C356DB" w:rsidRPr="00C356DB" w:rsidRDefault="00C356DB" w:rsidP="00C356DB">
                      <w:pPr>
                        <w:spacing w:before="100" w:beforeAutospacing="1" w:after="120" w:line="276" w:lineRule="auto"/>
                        <w:jc w:val="center"/>
                        <w:outlineLvl w:val="1"/>
                        <w:rPr>
                          <w:rFonts w:ascii="Times New Roman" w:hAnsi="Times New Roman"/>
                          <w:b/>
                          <w:bCs/>
                          <w:color w:val="1B1C1D"/>
                          <w:sz w:val="32"/>
                          <w:szCs w:val="32"/>
                          <w:lang w:val="tr-TR"/>
                        </w:rPr>
                      </w:pPr>
                      <w:r w:rsidRPr="0034721A">
                        <w:rPr>
                          <w:rFonts w:ascii="Times New Roman" w:hAnsi="Times New Roman"/>
                          <w:b/>
                          <w:bCs/>
                          <w:color w:val="1B1C1D"/>
                          <w:sz w:val="32"/>
                          <w:szCs w:val="32"/>
                          <w:lang w:val="tr-TR"/>
                        </w:rPr>
                        <w:t xml:space="preserve">Safir Posta </w:t>
                      </w:r>
                    </w:p>
                    <w:p w14:paraId="7D6349EC" w14:textId="2A37CEC3" w:rsidR="00C356DB" w:rsidRDefault="00C356DB" w:rsidP="00C356DB">
                      <w:pPr>
                        <w:spacing w:after="160" w:line="259" w:lineRule="auto"/>
                      </w:pPr>
                    </w:p>
                  </w:txbxContent>
                </v:textbox>
              </v:rect>
            </w:pict>
          </mc:Fallback>
        </mc:AlternateContent>
      </w:r>
      <w:r w:rsidR="00B06BE1" w:rsidRPr="00DD04A1">
        <w:rPr>
          <w:rFonts w:ascii="Times New Roman" w:eastAsia="Calibri" w:hAnsi="Times New Roman"/>
          <w:noProof/>
          <w:color w:val="000000" w:themeColor="text1"/>
          <w:sz w:val="22"/>
          <w:lang w:val="tr-TR"/>
        </w:rPr>
        <mc:AlternateContent>
          <mc:Choice Requires="wpg">
            <w:drawing>
              <wp:inline distT="0" distB="0" distL="0" distR="0" wp14:anchorId="3014C289" wp14:editId="23EA9C46">
                <wp:extent cx="6268200" cy="1005840"/>
                <wp:effectExtent l="0" t="0" r="0" b="3810"/>
                <wp:docPr id="2893" name="Group 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8200" cy="1005840"/>
                          <a:chOff x="0" y="-99568"/>
                          <a:chExt cx="6268200" cy="1251695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588265" y="623599"/>
                            <a:ext cx="46619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0784D" w14:textId="77777777" w:rsidR="00024CA1" w:rsidRDefault="00B06BE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color w:val="2E74B4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76200" y="779047"/>
                            <a:ext cx="46619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B7BF6" w14:textId="77777777" w:rsidR="00024CA1" w:rsidRDefault="00B06BE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079625" y="391951"/>
                            <a:ext cx="46619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C0BD7" w14:textId="77777777" w:rsidR="00024CA1" w:rsidRDefault="00B06BE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color w:val="FF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237232" y="38382"/>
                            <a:ext cx="46619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4DC77" w14:textId="77777777" w:rsidR="00024CA1" w:rsidRDefault="00B06BE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color w:val="FF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034760" y="224311"/>
                            <a:ext cx="1120613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B5CFC" w14:textId="77777777" w:rsidR="00024CA1" w:rsidRDefault="00B06BE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sz w:val="22"/>
                                </w:rPr>
                                <w:t>BİLGİ NOTU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877053" y="224311"/>
                            <a:ext cx="46619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52176" w14:textId="77777777" w:rsidR="00024CA1" w:rsidRDefault="00B06BE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693628" y="410239"/>
                            <a:ext cx="1574572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451E3" w14:textId="77777777" w:rsidR="00024CA1" w:rsidRDefault="00B06BE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sz w:val="22"/>
                                </w:rPr>
                                <w:t>TÜBİTAK BİLGEM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877053" y="410239"/>
                            <a:ext cx="46619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245B9" w14:textId="77777777" w:rsidR="00024CA1" w:rsidRDefault="00B06BE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877053" y="593118"/>
                            <a:ext cx="46619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1BEE8" w14:textId="77777777" w:rsidR="00024CA1" w:rsidRDefault="00B06BE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4" name="Shape 3624"/>
                        <wps:cNvSpPr/>
                        <wps:spPr>
                          <a:xfrm>
                            <a:off x="0" y="958851"/>
                            <a:ext cx="1987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296" h="9144">
                                <a:moveTo>
                                  <a:pt x="0" y="0"/>
                                </a:moveTo>
                                <a:lnTo>
                                  <a:pt x="1987296" y="0"/>
                                </a:lnTo>
                                <a:lnTo>
                                  <a:pt x="1987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5" name="Shape 3625"/>
                        <wps:cNvSpPr/>
                        <wps:spPr>
                          <a:xfrm>
                            <a:off x="1978152" y="9588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" name="Shape 3626"/>
                        <wps:cNvSpPr/>
                        <wps:spPr>
                          <a:xfrm>
                            <a:off x="1984248" y="958851"/>
                            <a:ext cx="1859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28" h="9144">
                                <a:moveTo>
                                  <a:pt x="0" y="0"/>
                                </a:moveTo>
                                <a:lnTo>
                                  <a:pt x="185928" y="0"/>
                                </a:lnTo>
                                <a:lnTo>
                                  <a:pt x="1859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" name="Shape 3627"/>
                        <wps:cNvSpPr/>
                        <wps:spPr>
                          <a:xfrm>
                            <a:off x="2161032" y="9588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" name="Shape 3628"/>
                        <wps:cNvSpPr/>
                        <wps:spPr>
                          <a:xfrm>
                            <a:off x="2167128" y="958851"/>
                            <a:ext cx="37795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9521" h="9144">
                                <a:moveTo>
                                  <a:pt x="0" y="0"/>
                                </a:moveTo>
                                <a:lnTo>
                                  <a:pt x="3779521" y="0"/>
                                </a:lnTo>
                                <a:lnTo>
                                  <a:pt x="37795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-99568"/>
                            <a:ext cx="803549" cy="1251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14C289" id="Group 2893" o:spid="_x0000_s1027" style="width:493.55pt;height:79.2pt;mso-position-horizontal-relative:char;mso-position-vertical-relative:line" coordorigin=",-995" coordsize="62682,12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">
                <v:rect id="Rectangle 87" o:spid="_x0000_s1028" style="position:absolute;left:5882;top:6235;width:466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080784D" w14:textId="77777777" w:rsidR="00024CA1" w:rsidRDefault="00B06BE1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/>
                            <w:color w:val="2E74B4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29" style="position:absolute;left:762;top:779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30B7BF6" w14:textId="77777777" w:rsidR="00024CA1" w:rsidRDefault="00B06BE1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0" style="position:absolute;left:20796;top:3919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83C0BD7" w14:textId="77777777" w:rsidR="00024CA1" w:rsidRDefault="00B06BE1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/>
                            <w:color w:val="FF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31" style="position:absolute;left:22372;top:38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1B4DC77" w14:textId="77777777" w:rsidR="00024CA1" w:rsidRDefault="00B06BE1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/>
                            <w:color w:val="FF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2" style="position:absolute;left:50347;top:2243;width:112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0FB5CFC" w14:textId="77777777" w:rsidR="00024CA1" w:rsidRDefault="00B06BE1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/>
                            <w:b/>
                            <w:sz w:val="22"/>
                          </w:rPr>
                          <w:t>BİLGİ NOTU</w:t>
                        </w:r>
                      </w:p>
                    </w:txbxContent>
                  </v:textbox>
                </v:rect>
                <v:rect id="Rectangle 92" o:spid="_x0000_s1033" style="position:absolute;left:58770;top:224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A452176" w14:textId="77777777" w:rsidR="00024CA1" w:rsidRDefault="00B06BE1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4" style="position:absolute;left:46936;top:4102;width:1574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1F451E3" w14:textId="77777777" w:rsidR="00024CA1" w:rsidRDefault="00B06BE1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/>
                            <w:sz w:val="22"/>
                          </w:rPr>
                          <w:t>TÜBİTAK BİLGEM</w:t>
                        </w:r>
                      </w:p>
                    </w:txbxContent>
                  </v:textbox>
                </v:rect>
                <v:rect id="Rectangle 94" o:spid="_x0000_s1035" style="position:absolute;left:58770;top:410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A1245B9" w14:textId="77777777" w:rsidR="00024CA1" w:rsidRDefault="00B06BE1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6" style="position:absolute;left:58770;top:593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B01BEE8" w14:textId="77777777" w:rsidR="00024CA1" w:rsidRDefault="00B06BE1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24" o:spid="_x0000_s1037" style="position:absolute;top:9588;width:19872;height:91;visibility:visible;mso-wrap-style:square;v-text-anchor:top" coordsize="1987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" path="m,l1987296,r,9144l,9144,,e" fillcolor="black" stroked="f" strokeweight="0">
                  <v:stroke miterlimit="83231f" joinstyle="miter"/>
                  <v:path arrowok="t" textboxrect="0,0,1987296,9144"/>
                </v:shape>
                <v:shape id="Shape 3625" o:spid="_x0000_s1038" style="position:absolute;left:19781;top:95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626" o:spid="_x0000_s1039" style="position:absolute;left:19842;top:9588;width:1859;height:91;visibility:visible;mso-wrap-style:square;v-text-anchor:top" coordsize="1859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" path="m,l185928,r,9144l,9144,,e" fillcolor="black" stroked="f" strokeweight="0">
                  <v:stroke miterlimit="83231f" joinstyle="miter"/>
                  <v:path arrowok="t" textboxrect="0,0,185928,9144"/>
                </v:shape>
                <v:shape id="Shape 3627" o:spid="_x0000_s1040" style="position:absolute;left:21610;top:95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628" o:spid="_x0000_s1041" style="position:absolute;left:21671;top:9588;width:37795;height:91;visibility:visible;mso-wrap-style:square;v-text-anchor:top" coordsize="37795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" path="m,l3779521,r,9144l,9144,,e" fillcolor="black" stroked="f" strokeweight="0">
                  <v:stroke miterlimit="83231f" joinstyle="miter"/>
                  <v:path arrowok="t" textboxrect="0,0,3779521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" o:spid="_x0000_s1042" type="#_x0000_t75" style="position:absolute;top:-995;width:8035;height:12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00F623DE" w14:textId="5321A3D7" w:rsidR="00821DF7" w:rsidRPr="001C4EC1" w:rsidDel="00331D87" w:rsidRDefault="00821DF7" w:rsidP="00821DF7">
      <w:pPr>
        <w:spacing w:before="60" w:line="360" w:lineRule="auto"/>
        <w:jc w:val="both"/>
        <w:rPr>
          <w:del w:id="0" w:author="Cevher Cemal BOZKUR (BILGEM)" w:date="2026-03-04T15:10:00Z"/>
          <w:rFonts w:ascii="Times New Roman" w:hAnsi="Times New Roman"/>
          <w:color w:val="000000" w:themeColor="text1"/>
          <w:lang w:val="tr-TR"/>
          <w:rPrChange w:id="1" w:author="Cevher Cemal BOZKUR (BILGEM)" w:date="2026-03-04T15:17:00Z">
            <w:rPr>
              <w:del w:id="2" w:author="Cevher Cemal BOZKUR (BILGEM)" w:date="2026-03-04T15:10:00Z"/>
              <w:rFonts w:ascii="Times New Roman" w:hAnsi="Times New Roman"/>
              <w:color w:val="000000" w:themeColor="text1"/>
              <w:lang w:val="tr-TR"/>
            </w:rPr>
          </w:rPrChange>
        </w:rPr>
      </w:pPr>
      <w:r w:rsidRPr="001C4EC1">
        <w:rPr>
          <w:rFonts w:ascii="Times New Roman" w:hAnsi="Times New Roman"/>
          <w:color w:val="000000" w:themeColor="text1"/>
          <w:lang w:val="tr-TR"/>
        </w:rPr>
        <w:t xml:space="preserve">Safir Posta; kurumların e‑posta, takvim ve kurumsal iletişim ihtiyaçlarını tek bir platform altında birleştiren, yüksek güvenlik yaklaşımıyla tasarlanmış yerli bir kurumsal iletişim çözümüdür. Ürün; kurum içi haberleşmenin bütünlüğünü, gizliliğini ve sürekliliğini hedefleyerek, farklı </w:t>
      </w:r>
      <w:del w:id="3" w:author="Cevher Cemal BOZKUR (BILGEM)" w:date="2026-03-04T15:02:00Z">
        <w:r w:rsidRPr="001C4EC1" w:rsidDel="00331D87">
          <w:rPr>
            <w:rFonts w:ascii="Times New Roman" w:hAnsi="Times New Roman"/>
            <w:color w:val="000000" w:themeColor="text1"/>
            <w:lang w:val="tr-TR"/>
          </w:rPr>
          <w:delText xml:space="preserve">ölçeklerdeki </w:delText>
        </w:r>
      </w:del>
      <w:ins w:id="4" w:author="Cevher Cemal BOZKUR (BILGEM)" w:date="2026-03-04T15:02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5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>büyüklükteki</w:t>
        </w:r>
        <w:r w:rsidR="00331D87" w:rsidRPr="001C4EC1">
          <w:rPr>
            <w:rFonts w:ascii="Times New Roman" w:hAnsi="Times New Roman"/>
            <w:color w:val="000000" w:themeColor="text1"/>
            <w:lang w:val="tr-TR"/>
            <w:rPrChange w:id="6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 xml:space="preserve"> </w:t>
        </w:r>
      </w:ins>
      <w:del w:id="7" w:author="Cevher Cemal BOZKUR (BILGEM)" w:date="2026-03-04T15:02:00Z">
        <w:r w:rsidRPr="001C4EC1" w:rsidDel="00331D87">
          <w:rPr>
            <w:rFonts w:ascii="Times New Roman" w:hAnsi="Times New Roman"/>
            <w:color w:val="000000" w:themeColor="text1"/>
            <w:lang w:val="tr-TR"/>
            <w:rPrChange w:id="8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delText xml:space="preserve">yapılara </w:delText>
        </w:r>
      </w:del>
      <w:ins w:id="9" w:author="Cevher Cemal BOZKUR (BILGEM)" w:date="2026-03-04T15:02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10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>kurumların kullanımı</w:t>
        </w:r>
      </w:ins>
      <w:ins w:id="11" w:author="Cevher Cemal BOZKUR (BILGEM)" w:date="2026-03-04T15:03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12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>na</w:t>
        </w:r>
      </w:ins>
      <w:ins w:id="13" w:author="Cevher Cemal BOZKUR (BILGEM)" w:date="2026-03-04T15:02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14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 xml:space="preserve"> </w:t>
        </w:r>
      </w:ins>
      <w:r w:rsidRPr="001C4EC1">
        <w:rPr>
          <w:rFonts w:ascii="Times New Roman" w:hAnsi="Times New Roman"/>
          <w:color w:val="000000" w:themeColor="text1"/>
          <w:lang w:val="tr-TR"/>
          <w:rPrChange w:id="15" w:author="Cevher Cemal BOZKUR (BILGEM)" w:date="2026-03-04T15:17:00Z">
            <w:rPr>
              <w:rFonts w:ascii="Times New Roman" w:hAnsi="Times New Roman"/>
              <w:color w:val="000000" w:themeColor="text1"/>
              <w:lang w:val="tr-TR"/>
            </w:rPr>
          </w:rPrChange>
        </w:rPr>
        <w:t>uy</w:t>
      </w:r>
      <w:ins w:id="16" w:author="Cevher Cemal BOZKUR (BILGEM)" w:date="2026-03-04T15:03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17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>gun şeklide ölçeklenebilir ve</w:t>
        </w:r>
      </w:ins>
      <w:ins w:id="18" w:author="Cevher Cemal BOZKUR (BILGEM)" w:date="2026-03-04T15:04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19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 xml:space="preserve"> uyumlanabilir yapıdadır</w:t>
        </w:r>
      </w:ins>
      <w:del w:id="20" w:author="Cevher Cemal BOZKUR (BILGEM)" w:date="2026-03-04T15:03:00Z">
        <w:r w:rsidRPr="001C4EC1" w:rsidDel="00331D87">
          <w:rPr>
            <w:rFonts w:ascii="Times New Roman" w:hAnsi="Times New Roman"/>
            <w:color w:val="000000" w:themeColor="text1"/>
            <w:lang w:val="tr-TR"/>
            <w:rPrChange w:id="21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delText>arlanabilir bir mimariyle konumlanır</w:delText>
        </w:r>
      </w:del>
      <w:r w:rsidRPr="001C4EC1">
        <w:rPr>
          <w:rFonts w:ascii="Times New Roman" w:hAnsi="Times New Roman"/>
          <w:color w:val="000000" w:themeColor="text1"/>
          <w:lang w:val="tr-TR"/>
          <w:rPrChange w:id="22" w:author="Cevher Cemal BOZKUR (BILGEM)" w:date="2026-03-04T15:17:00Z">
            <w:rPr>
              <w:rFonts w:ascii="Times New Roman" w:hAnsi="Times New Roman"/>
              <w:color w:val="000000" w:themeColor="text1"/>
              <w:lang w:val="tr-TR"/>
            </w:rPr>
          </w:rPrChange>
        </w:rPr>
        <w:t xml:space="preserve">. Bu </w:t>
      </w:r>
      <w:del w:id="23" w:author="Cevher Cemal BOZKUR (BILGEM)" w:date="2026-03-04T15:04:00Z">
        <w:r w:rsidRPr="001C4EC1" w:rsidDel="00331D87">
          <w:rPr>
            <w:rFonts w:ascii="Times New Roman" w:hAnsi="Times New Roman"/>
            <w:color w:val="000000" w:themeColor="text1"/>
            <w:lang w:val="tr-TR"/>
            <w:rPrChange w:id="24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delText xml:space="preserve">kapsamda </w:delText>
        </w:r>
      </w:del>
      <w:ins w:id="25" w:author="Cevher Cemal BOZKUR (BILGEM)" w:date="2026-03-04T15:04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26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>say</w:t>
        </w:r>
      </w:ins>
      <w:ins w:id="27" w:author="Cevher Cemal BOZKUR (BILGEM)" w:date="2026-03-04T15:05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28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>ede</w:t>
        </w:r>
      </w:ins>
      <w:ins w:id="29" w:author="Cevher Cemal BOZKUR (BILGEM)" w:date="2026-03-04T15:04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30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 xml:space="preserve"> </w:t>
        </w:r>
      </w:ins>
      <w:r w:rsidRPr="001C4EC1">
        <w:rPr>
          <w:rFonts w:ascii="Times New Roman" w:hAnsi="Times New Roman"/>
          <w:color w:val="000000" w:themeColor="text1"/>
          <w:lang w:val="tr-TR"/>
          <w:rPrChange w:id="31" w:author="Cevher Cemal BOZKUR (BILGEM)" w:date="2026-03-04T15:17:00Z">
            <w:rPr>
              <w:rFonts w:ascii="Times New Roman" w:hAnsi="Times New Roman"/>
              <w:color w:val="000000" w:themeColor="text1"/>
              <w:lang w:val="tr-TR"/>
            </w:rPr>
          </w:rPrChange>
        </w:rPr>
        <w:t xml:space="preserve">Safir Posta, mevcut kurumsal altyapılarla </w:t>
      </w:r>
      <w:del w:id="32" w:author="Cevher Cemal BOZKUR (BILGEM)" w:date="2026-03-04T15:05:00Z">
        <w:r w:rsidRPr="001C4EC1" w:rsidDel="00331D87">
          <w:rPr>
            <w:rFonts w:ascii="Times New Roman" w:hAnsi="Times New Roman"/>
            <w:color w:val="000000" w:themeColor="text1"/>
            <w:lang w:val="tr-TR"/>
            <w:rPrChange w:id="33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delText>uyumlu biçimde devreye alınabilir</w:delText>
        </w:r>
      </w:del>
      <w:ins w:id="34" w:author="Cevher Cemal BOZKUR (BILGEM)" w:date="2026-03-04T15:05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35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>uyumlu şek</w:t>
        </w:r>
      </w:ins>
      <w:ins w:id="36" w:author="Cevher Cemal BOZKUR (BILGEM)" w:date="2026-03-04T15:06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37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>i</w:t>
        </w:r>
      </w:ins>
      <w:ins w:id="38" w:author="Cevher Cemal BOZKUR (BILGEM)" w:date="2026-03-04T15:05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39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>lde çalıştırılabilir</w:t>
        </w:r>
      </w:ins>
      <w:r w:rsidRPr="001C4EC1">
        <w:rPr>
          <w:rFonts w:ascii="Times New Roman" w:hAnsi="Times New Roman"/>
          <w:color w:val="000000" w:themeColor="text1"/>
          <w:lang w:val="tr-TR"/>
          <w:rPrChange w:id="40" w:author="Cevher Cemal BOZKUR (BILGEM)" w:date="2026-03-04T15:17:00Z">
            <w:rPr>
              <w:rFonts w:ascii="Times New Roman" w:hAnsi="Times New Roman"/>
              <w:color w:val="000000" w:themeColor="text1"/>
              <w:lang w:val="tr-TR"/>
            </w:rPr>
          </w:rPrChange>
        </w:rPr>
        <w:t xml:space="preserve"> ve ihtiyaç </w:t>
      </w:r>
      <w:ins w:id="41" w:author="Cevher Cemal BOZKUR (BILGEM)" w:date="2026-03-04T15:06:00Z">
        <w:r w:rsidR="00331D87" w:rsidRPr="001C4EC1">
          <w:rPr>
            <w:rFonts w:ascii="Times New Roman" w:hAnsi="Times New Roman"/>
            <w:color w:val="000000" w:themeColor="text1"/>
            <w:lang w:val="tr-TR"/>
            <w:rPrChange w:id="42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t xml:space="preserve">halinde kurum ihtiyaçlarını karşılamak amacı ile </w:t>
        </w:r>
      </w:ins>
      <w:del w:id="43" w:author="Cevher Cemal BOZKUR (BILGEM)" w:date="2026-03-04T15:06:00Z">
        <w:r w:rsidRPr="001C4EC1" w:rsidDel="00331D87">
          <w:rPr>
            <w:rFonts w:ascii="Times New Roman" w:hAnsi="Times New Roman"/>
            <w:color w:val="000000" w:themeColor="text1"/>
            <w:lang w:val="tr-TR"/>
            <w:rPrChange w:id="44" w:author="Cevher Cemal BOZKUR (BILGEM)" w:date="2026-03-04T15:17:00Z">
              <w:rPr>
                <w:rFonts w:ascii="Times New Roman" w:hAnsi="Times New Roman"/>
                <w:color w:val="000000" w:themeColor="text1"/>
                <w:lang w:val="tr-TR"/>
              </w:rPr>
            </w:rPrChange>
          </w:rPr>
          <w:delText xml:space="preserve">duyulan entegrasyonlarla </w:delText>
        </w:r>
      </w:del>
      <w:r w:rsidRPr="001C4EC1">
        <w:rPr>
          <w:rFonts w:ascii="Times New Roman" w:hAnsi="Times New Roman"/>
          <w:color w:val="000000" w:themeColor="text1"/>
          <w:lang w:val="tr-TR"/>
          <w:rPrChange w:id="45" w:author="Cevher Cemal BOZKUR (BILGEM)" w:date="2026-03-04T15:17:00Z">
            <w:rPr>
              <w:rFonts w:ascii="Times New Roman" w:hAnsi="Times New Roman"/>
              <w:color w:val="000000" w:themeColor="text1"/>
              <w:lang w:val="tr-TR"/>
            </w:rPr>
          </w:rPrChange>
        </w:rPr>
        <w:t>genişletilebilir.</w:t>
      </w:r>
    </w:p>
    <w:p w14:paraId="3AE38D72" w14:textId="77777777" w:rsidR="00821DF7" w:rsidRDefault="00821DF7" w:rsidP="00821DF7">
      <w:pPr>
        <w:spacing w:before="60" w:line="360" w:lineRule="auto"/>
        <w:jc w:val="both"/>
        <w:rPr>
          <w:rFonts w:ascii="Times New Roman" w:hAnsi="Times New Roman"/>
          <w:b/>
          <w:bCs/>
          <w:color w:val="000000" w:themeColor="text1"/>
          <w:lang w:val="tr-TR"/>
        </w:rPr>
      </w:pPr>
    </w:p>
    <w:p w14:paraId="7DCAA621" w14:textId="02D184E2" w:rsidR="00821DF7" w:rsidRPr="00821DF7" w:rsidRDefault="00821DF7" w:rsidP="00821DF7">
      <w:pPr>
        <w:spacing w:before="60" w:line="360" w:lineRule="auto"/>
        <w:jc w:val="both"/>
        <w:rPr>
          <w:rFonts w:ascii="Times New Roman" w:hAnsi="Times New Roman"/>
          <w:b/>
          <w:bCs/>
          <w:color w:val="000000" w:themeColor="text1"/>
          <w:lang w:val="tr-TR"/>
        </w:rPr>
      </w:pPr>
      <w:r w:rsidRPr="00821DF7">
        <w:rPr>
          <w:rFonts w:ascii="Times New Roman" w:hAnsi="Times New Roman"/>
          <w:b/>
          <w:bCs/>
          <w:color w:val="000000" w:themeColor="text1"/>
          <w:lang w:val="tr-TR"/>
        </w:rPr>
        <w:t>Temel Bileşenler:</w:t>
      </w:r>
    </w:p>
    <w:p w14:paraId="62543FD1" w14:textId="77777777" w:rsidR="00821DF7" w:rsidRPr="00821DF7" w:rsidRDefault="00821DF7" w:rsidP="00821DF7">
      <w:pPr>
        <w:pStyle w:val="ListeParagraf"/>
        <w:numPr>
          <w:ilvl w:val="0"/>
          <w:numId w:val="29"/>
        </w:numPr>
        <w:spacing w:before="60" w:line="360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tr-TR"/>
        </w:rPr>
      </w:pP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Mesajlaşma Sunucusu (SMTP/IMAP/POP3 servisleri)</w:t>
      </w:r>
    </w:p>
    <w:p w14:paraId="552115A8" w14:textId="2EA4B6EF" w:rsidR="00821DF7" w:rsidRPr="00821DF7" w:rsidRDefault="00821DF7" w:rsidP="00821DF7">
      <w:pPr>
        <w:pStyle w:val="ListeParagraf"/>
        <w:numPr>
          <w:ilvl w:val="0"/>
          <w:numId w:val="29"/>
        </w:numPr>
        <w:spacing w:before="60" w:line="360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tr-TR"/>
        </w:rPr>
      </w:pP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Dizin Sistemi Sunucusu </w:t>
      </w:r>
      <w:ins w:id="46" w:author="Cevher Cemal BOZKUR (BILGEM)" w:date="2026-03-04T15:07:00Z">
        <w:r w:rsidR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(X.500 tabanlı LDAP destekli</w:t>
        </w:r>
      </w:ins>
      <w:del w:id="47" w:author="Cevher Cemal BOZKUR (BILGEM)" w:date="2026-03-04T15:07:00Z">
        <w:r w:rsidRPr="00821DF7" w:rsidDel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>(LDAP tabanlı dizin</w:delText>
        </w:r>
      </w:del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)</w:t>
      </w:r>
    </w:p>
    <w:p w14:paraId="7148BAF9" w14:textId="77777777" w:rsidR="00821DF7" w:rsidRPr="00821DF7" w:rsidRDefault="00821DF7" w:rsidP="00821DF7">
      <w:pPr>
        <w:pStyle w:val="ListeParagraf"/>
        <w:numPr>
          <w:ilvl w:val="0"/>
          <w:numId w:val="29"/>
        </w:numPr>
        <w:spacing w:before="60" w:line="360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tr-TR"/>
        </w:rPr>
      </w:pP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İstemci Uygulamaları (Masaüstü ve Web)</w:t>
      </w:r>
    </w:p>
    <w:p w14:paraId="0E39E6B5" w14:textId="2BEECAD6" w:rsidR="00821DF7" w:rsidRPr="00821DF7" w:rsidRDefault="00821DF7" w:rsidP="00821DF7">
      <w:pPr>
        <w:pStyle w:val="ListeParagraf"/>
        <w:numPr>
          <w:ilvl w:val="0"/>
          <w:numId w:val="29"/>
        </w:numPr>
        <w:spacing w:before="60" w:line="360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tr-TR"/>
        </w:rPr>
      </w:pP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Yönetim Araçları (</w:t>
      </w:r>
      <w:ins w:id="48" w:author="Cevher Cemal BOZKUR (BILGEM)" w:date="2026-03-04T15:08:00Z">
        <w:r w:rsidR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Masaüstü ve Web tabanlı</w:t>
        </w:r>
        <w:r w:rsidR="00331D87" w:rsidRPr="00821DF7" w:rsidDel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 xml:space="preserve"> </w:t>
        </w:r>
      </w:ins>
      <w:del w:id="49" w:author="Cevher Cemal BOZKUR (BILGEM)" w:date="2026-03-04T15:08:00Z">
        <w:r w:rsidRPr="00821DF7" w:rsidDel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>Yönetici Uygulaması ve Web Admin</w:delText>
        </w:r>
      </w:del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)</w:t>
      </w:r>
    </w:p>
    <w:p w14:paraId="5E547828" w14:textId="7E76DE28" w:rsidR="00821DF7" w:rsidRPr="00821DF7" w:rsidRDefault="00821DF7" w:rsidP="00821DF7">
      <w:pPr>
        <w:pStyle w:val="ListeParagraf"/>
        <w:numPr>
          <w:ilvl w:val="0"/>
          <w:numId w:val="29"/>
        </w:numPr>
        <w:spacing w:before="60" w:line="360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tr-TR"/>
        </w:rPr>
      </w:pP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Takvim ve iş birliği </w:t>
      </w:r>
      <w:del w:id="50" w:author="Cevher Cemal BOZKUR (BILGEM)" w:date="2026-03-04T15:08:00Z">
        <w:r w:rsidRPr="00821DF7" w:rsidDel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>yetenekleri ile ilgili entegrasyon katmanları</w:delText>
        </w:r>
      </w:del>
      <w:ins w:id="51" w:author="Cevher Cemal BOZKUR (BILGEM)" w:date="2026-03-04T15:08:00Z">
        <w:r w:rsidR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sistemleri ile entegrasyon</w:t>
        </w:r>
      </w:ins>
    </w:p>
    <w:p w14:paraId="69927E88" w14:textId="77777777" w:rsidR="00821DF7" w:rsidRPr="00821DF7" w:rsidRDefault="00821DF7" w:rsidP="00821DF7">
      <w:pPr>
        <w:spacing w:before="60" w:line="360" w:lineRule="auto"/>
        <w:jc w:val="both"/>
        <w:rPr>
          <w:rFonts w:ascii="Times New Roman" w:hAnsi="Times New Roman"/>
          <w:b/>
          <w:bCs/>
          <w:color w:val="000000" w:themeColor="text1"/>
          <w:lang w:val="tr-TR"/>
        </w:rPr>
      </w:pPr>
      <w:r w:rsidRPr="00821DF7">
        <w:rPr>
          <w:rFonts w:ascii="Times New Roman" w:hAnsi="Times New Roman"/>
          <w:b/>
          <w:bCs/>
          <w:color w:val="000000" w:themeColor="text1"/>
          <w:lang w:val="tr-TR"/>
        </w:rPr>
        <w:t xml:space="preserve"> Öne Çıkan Yetkinlikler</w:t>
      </w:r>
    </w:p>
    <w:p w14:paraId="340D05BE" w14:textId="2F8E2998" w:rsidR="00821DF7" w:rsidRPr="00821DF7" w:rsidRDefault="00821DF7" w:rsidP="00821DF7">
      <w:pPr>
        <w:spacing w:before="60" w:line="360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tr-TR"/>
        </w:rPr>
      </w:pP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Safir Posta, kurumsal iletişimde gizlilik, bütünlük ve erişilebilirlik gereksinimlerini merkeze alan güvenlik odaklı bir tasarıma sahiptir</w:t>
      </w:r>
      <w:ins w:id="52" w:author="Cevher Cemal BOZKUR (BILGEM)" w:date="2026-03-04T15:09:00Z">
        <w:r w:rsidR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.</w:t>
        </w:r>
      </w:ins>
      <w:del w:id="53" w:author="Cevher Cemal BOZKUR (BILGEM)" w:date="2026-03-04T15:09:00Z">
        <w:r w:rsidRPr="00821DF7" w:rsidDel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>;</w:delText>
        </w:r>
      </w:del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 </w:t>
      </w:r>
      <w:ins w:id="54" w:author="Cevher Cemal BOZKUR (BILGEM)" w:date="2026-03-04T15:09:00Z">
        <w:r w:rsidR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M</w:t>
        </w:r>
      </w:ins>
      <w:del w:id="55" w:author="Cevher Cemal BOZKUR (BILGEM)" w:date="2026-03-04T15:09:00Z">
        <w:r w:rsidRPr="00821DF7" w:rsidDel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>m</w:delText>
        </w:r>
      </w:del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evcut dizin ve kimlik altyapılarıyla birlikte çalışabilir ve kurum ihtiyaçlarına göre entegrasyonlarla genişletilebilir. Kurum ölçeğine </w:t>
      </w:r>
      <w:ins w:id="56" w:author="Cevher Cemal BOZKUR (BILGEM)" w:date="2026-03-04T15:09:00Z">
        <w:r w:rsidR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 xml:space="preserve">göre </w:t>
        </w:r>
      </w:ins>
      <w:del w:id="57" w:author="Cevher Cemal BOZKUR (BILGEM)" w:date="2026-03-04T15:09:00Z">
        <w:r w:rsidRPr="00821DF7" w:rsidDel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 xml:space="preserve">göre konumlandırılabilen </w:delText>
        </w:r>
      </w:del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esne</w:t>
      </w:r>
      <w:ins w:id="58" w:author="Cevher Cemal BOZKUR (BILGEM)" w:date="2026-03-04T15:10:00Z">
        <w:r w:rsidR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klik gösteren</w:t>
        </w:r>
      </w:ins>
      <w:del w:id="59" w:author="Cevher Cemal BOZKUR (BILGEM)" w:date="2026-03-04T15:10:00Z">
        <w:r w:rsidRPr="00821DF7" w:rsidDel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>k</w:delText>
        </w:r>
      </w:del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 mimarisi sayesinde</w:t>
      </w:r>
      <w:ins w:id="60" w:author="Cevher Cemal BOZKUR (BILGEM)" w:date="2026-03-04T15:10:00Z">
        <w:r w:rsidR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,</w:t>
        </w:r>
      </w:ins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 artan kullanıcı</w:t>
      </w:r>
      <w:ins w:id="61" w:author="Cevher Cemal BOZKUR (BILGEM)" w:date="2026-03-04T15:10:00Z">
        <w:r w:rsidR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 xml:space="preserve"> </w:t>
        </w:r>
      </w:ins>
      <w:del w:id="62" w:author="Cevher Cemal BOZKUR (BILGEM)" w:date="2026-03-04T15:10:00Z">
        <w:r w:rsidRPr="00821DF7" w:rsidDel="00331D87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 xml:space="preserve"> </w:delText>
        </w:r>
      </w:del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sayıları için ölçeklenebilir bir yapı sunarken, e-posta ve takvim yeteneklerini tek platform deneyimiyle tamamlar. Ayrıca yönetim araçları üzerinden operasyonel süreçlerin daha kolay ve etkin biçimde yönetilmesini hedefler.</w:t>
      </w:r>
    </w:p>
    <w:p w14:paraId="72A217CC" w14:textId="77777777" w:rsidR="00821DF7" w:rsidRPr="00821DF7" w:rsidRDefault="00821DF7" w:rsidP="00821DF7">
      <w:pPr>
        <w:spacing w:before="60" w:line="360" w:lineRule="auto"/>
        <w:jc w:val="both"/>
        <w:rPr>
          <w:rFonts w:ascii="Times New Roman" w:hAnsi="Times New Roman"/>
          <w:color w:val="000000" w:themeColor="text1"/>
          <w:lang w:val="tr-TR"/>
        </w:rPr>
      </w:pPr>
      <w:r w:rsidRPr="00821DF7">
        <w:rPr>
          <w:rFonts w:ascii="Times New Roman" w:hAnsi="Times New Roman"/>
          <w:b/>
          <w:bCs/>
          <w:color w:val="000000" w:themeColor="text1"/>
          <w:lang w:val="tr-TR"/>
        </w:rPr>
        <w:t>Kullanım Ölçeği ve Olgunluk</w:t>
      </w:r>
    </w:p>
    <w:p w14:paraId="4F77DBC7" w14:textId="6A4FCACB" w:rsidR="00821DF7" w:rsidRPr="00821DF7" w:rsidRDefault="00821DF7" w:rsidP="00821DF7">
      <w:pPr>
        <w:spacing w:before="60" w:line="360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tr-TR"/>
        </w:rPr>
      </w:pP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Safir Posta, farklı kurumsal yapılarda canlı</w:t>
      </w:r>
      <w:ins w:id="63" w:author="Cevher Cemal BOZKUR (BILGEM)" w:date="2026-03-04T15:11:00Z">
        <w:r w:rsidR="001C4EC1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 xml:space="preserve"> ortamda</w:t>
        </w:r>
      </w:ins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 kullanım deneyimine sahip olup; geniş kullanıcı sayılarına ölçeklenebilen bir kurumsal iletişim platformu olarak </w:t>
      </w:r>
      <w:del w:id="64" w:author="Cevher Cemal BOZKUR (BILGEM)" w:date="2026-03-04T15:11:00Z">
        <w:r w:rsidRPr="00821DF7" w:rsidDel="001C4EC1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>konumlanır</w:delText>
        </w:r>
      </w:del>
      <w:ins w:id="65" w:author="Cevher Cemal BOZKUR (BILGEM)" w:date="2026-03-04T15:11:00Z">
        <w:r w:rsidR="001C4EC1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kendisini ispatlamıştır</w:t>
        </w:r>
      </w:ins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. </w:t>
      </w:r>
      <w:commentRangeStart w:id="66"/>
      <w:ins w:id="67" w:author="Cevher Cemal BOZKUR (BILGEM)" w:date="2026-03-04T15:12:00Z">
        <w:r w:rsidR="001C4EC1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 xml:space="preserve">Bunun yanında, </w:t>
        </w:r>
      </w:ins>
      <w:del w:id="68" w:author="Cevher Cemal BOZKUR (BILGEM)" w:date="2026-03-04T15:12:00Z">
        <w:r w:rsidRPr="00821DF7" w:rsidDel="001C4EC1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 xml:space="preserve">Kurumsal </w:delText>
        </w:r>
      </w:del>
      <w:ins w:id="69" w:author="Cevher Cemal BOZKUR (BILGEM)" w:date="2026-03-04T15:12:00Z">
        <w:r w:rsidR="001C4EC1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kullanıcılardan gelen geri bildirimler ile</w:t>
        </w:r>
      </w:ins>
      <w:del w:id="70" w:author="Cevher Cemal BOZKUR (BILGEM)" w:date="2026-03-04T15:12:00Z">
        <w:r w:rsidRPr="00821DF7" w:rsidDel="001C4EC1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>yaygınlaştırma ihtiyaçları doğrultusunda</w:delText>
        </w:r>
      </w:del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, </w:t>
      </w:r>
      <w:proofErr w:type="spellStart"/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operasyonel</w:t>
      </w:r>
      <w:proofErr w:type="spellEnd"/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 süreçler ve yönetilebilirlik başlıklarında sürekli geliştirme yaklaşımı</w:t>
      </w:r>
      <w:ins w:id="71" w:author="Cevher Cemal BOZKUR (BILGEM)" w:date="2026-03-04T15:13:00Z">
        <w:r w:rsidR="001C4EC1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nı</w:t>
        </w:r>
      </w:ins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 benimse</w:t>
      </w:r>
      <w:ins w:id="72" w:author="Cevher Cemal BOZKUR (BILGEM)" w:date="2026-03-04T15:13:00Z">
        <w:r w:rsidR="001C4EC1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t>mektedir.</w:t>
        </w:r>
      </w:ins>
      <w:del w:id="73" w:author="Cevher Cemal BOZKUR (BILGEM)" w:date="2026-03-04T15:13:00Z">
        <w:r w:rsidRPr="00821DF7" w:rsidDel="001C4EC1">
          <w:rPr>
            <w:rFonts w:ascii="Times New Roman" w:hAnsi="Times New Roman"/>
            <w:color w:val="000000" w:themeColor="text1"/>
            <w:sz w:val="22"/>
            <w:szCs w:val="22"/>
            <w:lang w:val="tr-TR"/>
          </w:rPr>
          <w:delText>nir.</w:delText>
        </w:r>
      </w:del>
      <w:commentRangeEnd w:id="66"/>
      <w:r w:rsidR="001C4EC1">
        <w:rPr>
          <w:rStyle w:val="AklamaBavurusu"/>
        </w:rPr>
        <w:commentReference w:id="66"/>
      </w:r>
    </w:p>
    <w:p w14:paraId="44374612" w14:textId="77777777" w:rsidR="00821DF7" w:rsidRPr="001C4EC1" w:rsidRDefault="00821DF7" w:rsidP="00821DF7">
      <w:pPr>
        <w:spacing w:before="60" w:line="360" w:lineRule="auto"/>
        <w:jc w:val="both"/>
        <w:rPr>
          <w:rFonts w:ascii="Times New Roman" w:hAnsi="Times New Roman"/>
          <w:b/>
          <w:bCs/>
          <w:color w:val="000000" w:themeColor="text1"/>
          <w:lang w:val="tr-TR"/>
          <w:rPrChange w:id="74" w:author="Cevher Cemal BOZKUR (BILGEM)" w:date="2026-03-04T15:13:00Z">
            <w:rPr>
              <w:rFonts w:ascii="Times New Roman" w:hAnsi="Times New Roman"/>
              <w:color w:val="000000" w:themeColor="text1"/>
              <w:lang w:val="tr-TR"/>
            </w:rPr>
          </w:rPrChange>
        </w:rPr>
      </w:pPr>
      <w:r w:rsidRPr="001C4EC1">
        <w:rPr>
          <w:rFonts w:ascii="Times New Roman" w:hAnsi="Times New Roman"/>
          <w:b/>
          <w:bCs/>
          <w:color w:val="000000" w:themeColor="text1"/>
          <w:lang w:val="tr-TR"/>
          <w:rPrChange w:id="75" w:author="Cevher Cemal BOZKUR (BILGEM)" w:date="2026-03-04T15:13:00Z">
            <w:rPr>
              <w:rFonts w:ascii="Times New Roman" w:hAnsi="Times New Roman"/>
              <w:color w:val="000000" w:themeColor="text1"/>
              <w:lang w:val="tr-TR"/>
            </w:rPr>
          </w:rPrChange>
        </w:rPr>
        <w:t>Gelişim Yönü (İleri Düzey Yol Haritası)</w:t>
      </w:r>
    </w:p>
    <w:p w14:paraId="1521649A" w14:textId="73C59C72" w:rsidR="00821DF7" w:rsidRPr="00821DF7" w:rsidRDefault="00821DF7" w:rsidP="00821DF7">
      <w:pPr>
        <w:spacing w:before="60" w:line="360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tr-TR"/>
        </w:rPr>
      </w:pP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Öncelikli geliştirme alanları; </w:t>
      </w:r>
      <w:r w:rsidRPr="00821DF7">
        <w:rPr>
          <w:rFonts w:ascii="Times New Roman" w:hAnsi="Times New Roman"/>
          <w:b/>
          <w:bCs/>
          <w:color w:val="000000" w:themeColor="text1"/>
          <w:sz w:val="22"/>
          <w:szCs w:val="22"/>
          <w:lang w:val="tr-TR"/>
        </w:rPr>
        <w:t>spam ve zararlı içerik yönetiminin güçlendirilmesi</w:t>
      </w: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, </w:t>
      </w:r>
      <w:r w:rsidRPr="00821DF7">
        <w:rPr>
          <w:rFonts w:ascii="Times New Roman" w:hAnsi="Times New Roman"/>
          <w:b/>
          <w:bCs/>
          <w:color w:val="000000" w:themeColor="text1"/>
          <w:sz w:val="22"/>
          <w:szCs w:val="22"/>
          <w:lang w:val="tr-TR"/>
        </w:rPr>
        <w:t>performans</w:t>
      </w:r>
      <w:ins w:id="76" w:author="Cevher Cemal BOZKUR (BILGEM)" w:date="2026-03-04T15:15:00Z">
        <w:r w:rsidR="001C4EC1">
          <w:rPr>
            <w:rFonts w:ascii="Times New Roman" w:hAnsi="Times New Roman"/>
            <w:b/>
            <w:bCs/>
            <w:color w:val="000000" w:themeColor="text1"/>
            <w:sz w:val="22"/>
            <w:szCs w:val="22"/>
            <w:lang w:val="tr-TR"/>
          </w:rPr>
          <w:t>ın</w:t>
        </w:r>
      </w:ins>
      <w:r w:rsidRPr="00821DF7">
        <w:rPr>
          <w:rFonts w:ascii="Times New Roman" w:hAnsi="Times New Roman"/>
          <w:b/>
          <w:bCs/>
          <w:color w:val="000000" w:themeColor="text1"/>
          <w:sz w:val="22"/>
          <w:szCs w:val="22"/>
          <w:lang w:val="tr-TR"/>
        </w:rPr>
        <w:t xml:space="preserve"> ve ölçek</w:t>
      </w:r>
      <w:ins w:id="77" w:author="Cevher Cemal BOZKUR (BILGEM)" w:date="2026-03-04T15:15:00Z">
        <w:r w:rsidR="001C4EC1">
          <w:rPr>
            <w:rFonts w:ascii="Times New Roman" w:hAnsi="Times New Roman"/>
            <w:b/>
            <w:bCs/>
            <w:color w:val="000000" w:themeColor="text1"/>
            <w:sz w:val="22"/>
            <w:szCs w:val="22"/>
            <w:lang w:val="tr-TR"/>
          </w:rPr>
          <w:t>lenebilirliğin</w:t>
        </w:r>
      </w:ins>
      <w:r w:rsidRPr="00821DF7">
        <w:rPr>
          <w:rFonts w:ascii="Times New Roman" w:hAnsi="Times New Roman"/>
          <w:b/>
          <w:bCs/>
          <w:color w:val="000000" w:themeColor="text1"/>
          <w:sz w:val="22"/>
          <w:szCs w:val="22"/>
          <w:lang w:val="tr-TR"/>
        </w:rPr>
        <w:t xml:space="preserve"> </w:t>
      </w:r>
      <w:del w:id="78" w:author="Cevher Cemal BOZKUR (BILGEM)" w:date="2026-03-04T15:15:00Z">
        <w:r w:rsidRPr="00821DF7" w:rsidDel="001C4EC1">
          <w:rPr>
            <w:rFonts w:ascii="Times New Roman" w:hAnsi="Times New Roman"/>
            <w:b/>
            <w:bCs/>
            <w:color w:val="000000" w:themeColor="text1"/>
            <w:sz w:val="22"/>
            <w:szCs w:val="22"/>
            <w:lang w:val="tr-TR"/>
          </w:rPr>
          <w:delText xml:space="preserve">kabiliyetlerinin </w:delText>
        </w:r>
      </w:del>
      <w:r w:rsidRPr="00821DF7">
        <w:rPr>
          <w:rFonts w:ascii="Times New Roman" w:hAnsi="Times New Roman"/>
          <w:b/>
          <w:bCs/>
          <w:color w:val="000000" w:themeColor="text1"/>
          <w:sz w:val="22"/>
          <w:szCs w:val="22"/>
          <w:lang w:val="tr-TR"/>
        </w:rPr>
        <w:t>artırılmas</w:t>
      </w: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ı, </w:t>
      </w:r>
      <w:r w:rsidRPr="00821DF7">
        <w:rPr>
          <w:rFonts w:ascii="Times New Roman" w:hAnsi="Times New Roman"/>
          <w:b/>
          <w:bCs/>
          <w:color w:val="000000" w:themeColor="text1"/>
          <w:sz w:val="22"/>
          <w:szCs w:val="22"/>
          <w:lang w:val="tr-TR"/>
        </w:rPr>
        <w:t>akıllı yardımcı</w:t>
      </w: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 xml:space="preserve"> (AI Asistan) yeteneklerinin devreye alınması, </w:t>
      </w:r>
      <w:r w:rsidRPr="00821DF7">
        <w:rPr>
          <w:rFonts w:ascii="Times New Roman" w:hAnsi="Times New Roman"/>
          <w:b/>
          <w:bCs/>
          <w:color w:val="000000" w:themeColor="text1"/>
          <w:sz w:val="22"/>
          <w:szCs w:val="22"/>
          <w:lang w:val="tr-TR"/>
        </w:rPr>
        <w:t>çoklu müşteri (</w:t>
      </w:r>
      <w:proofErr w:type="spellStart"/>
      <w:r w:rsidRPr="00821DF7">
        <w:rPr>
          <w:rFonts w:ascii="Times New Roman" w:hAnsi="Times New Roman"/>
          <w:b/>
          <w:bCs/>
          <w:color w:val="000000" w:themeColor="text1"/>
          <w:sz w:val="22"/>
          <w:szCs w:val="22"/>
          <w:lang w:val="tr-TR"/>
        </w:rPr>
        <w:t>multi-tenancy</w:t>
      </w:r>
      <w:proofErr w:type="spellEnd"/>
      <w:r w:rsidRPr="00821DF7">
        <w:rPr>
          <w:rFonts w:ascii="Times New Roman" w:hAnsi="Times New Roman"/>
          <w:b/>
          <w:bCs/>
          <w:color w:val="000000" w:themeColor="text1"/>
          <w:sz w:val="22"/>
          <w:szCs w:val="22"/>
          <w:lang w:val="tr-TR"/>
        </w:rPr>
        <w:t>) mimarisine geçiş</w:t>
      </w:r>
      <w:del w:id="79" w:author="Cevher Cemal BOZKUR (BILGEM)" w:date="2026-03-04T15:17:00Z">
        <w:r w:rsidRPr="00821DF7" w:rsidDel="001C4EC1">
          <w:rPr>
            <w:rFonts w:ascii="Times New Roman" w:hAnsi="Times New Roman"/>
            <w:b/>
            <w:bCs/>
            <w:color w:val="000000" w:themeColor="text1"/>
            <w:sz w:val="22"/>
            <w:szCs w:val="22"/>
            <w:lang w:val="tr-TR"/>
          </w:rPr>
          <w:delText>in desteklenme</w:delText>
        </w:r>
      </w:del>
      <w:del w:id="80" w:author="Cevher Cemal BOZKUR (BILGEM)" w:date="2026-03-04T15:16:00Z">
        <w:r w:rsidRPr="00821DF7" w:rsidDel="001C4EC1">
          <w:rPr>
            <w:rFonts w:ascii="Times New Roman" w:hAnsi="Times New Roman"/>
            <w:b/>
            <w:bCs/>
            <w:color w:val="000000" w:themeColor="text1"/>
            <w:sz w:val="22"/>
            <w:szCs w:val="22"/>
            <w:lang w:val="tr-TR"/>
          </w:rPr>
          <w:delText>s</w:delText>
        </w:r>
      </w:del>
      <w:del w:id="81" w:author="Cevher Cemal BOZKUR (BILGEM)" w:date="2026-03-04T15:17:00Z">
        <w:r w:rsidRPr="00821DF7" w:rsidDel="001C4EC1">
          <w:rPr>
            <w:rFonts w:ascii="Times New Roman" w:hAnsi="Times New Roman"/>
            <w:b/>
            <w:bCs/>
            <w:color w:val="000000" w:themeColor="text1"/>
            <w:sz w:val="22"/>
            <w:szCs w:val="22"/>
            <w:lang w:val="tr-TR"/>
          </w:rPr>
          <w:delText>i</w:delText>
        </w:r>
      </w:del>
      <w:r w:rsidRPr="00821DF7">
        <w:rPr>
          <w:rFonts w:ascii="Times New Roman" w:hAnsi="Times New Roman"/>
          <w:b/>
          <w:bCs/>
          <w:color w:val="000000" w:themeColor="text1"/>
          <w:sz w:val="22"/>
          <w:szCs w:val="22"/>
          <w:lang w:val="tr-TR"/>
        </w:rPr>
        <w:t xml:space="preserve"> </w:t>
      </w:r>
      <w:r w:rsidRPr="00821DF7">
        <w:rPr>
          <w:rFonts w:ascii="Times New Roman" w:hAnsi="Times New Roman"/>
          <w:color w:val="000000" w:themeColor="text1"/>
          <w:sz w:val="22"/>
          <w:szCs w:val="22"/>
          <w:lang w:val="tr-TR"/>
        </w:rPr>
        <w:t>ve mobil kullanım senaryolarının olgunlaştırılmasıdır.</w:t>
      </w:r>
    </w:p>
    <w:sectPr w:rsidR="00821DF7" w:rsidRPr="00821DF7">
      <w:footerReference w:type="even" r:id="rId16"/>
      <w:footerReference w:type="default" r:id="rId17"/>
      <w:footerReference w:type="first" r:id="rId18"/>
      <w:pgSz w:w="12240" w:h="15840"/>
      <w:pgMar w:top="554" w:right="1442" w:bottom="2002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6" w:author="Cevher Cemal BOZKUR (BILGEM)" w:date="2026-03-04T15:13:00Z" w:initials="CCB(">
    <w:p w14:paraId="004ACFDA" w14:textId="1AFE2C13" w:rsidR="001C4EC1" w:rsidRDefault="001C4EC1">
      <w:pPr>
        <w:pStyle w:val="AklamaMetni"/>
      </w:pPr>
      <w:r>
        <w:rPr>
          <w:rStyle w:val="AklamaBavurusu"/>
        </w:rPr>
        <w:annotationRef/>
      </w:r>
      <w:r>
        <w:t xml:space="preserve">Ne </w:t>
      </w:r>
      <w:proofErr w:type="spellStart"/>
      <w:r>
        <w:t>demek</w:t>
      </w:r>
      <w:proofErr w:type="spellEnd"/>
      <w:r>
        <w:t xml:space="preserve"> </w:t>
      </w:r>
      <w:proofErr w:type="spellStart"/>
      <w:r>
        <w:t>istediğimizi</w:t>
      </w:r>
      <w:proofErr w:type="spellEnd"/>
      <w:r>
        <w:t xml:space="preserve"> </w:t>
      </w:r>
      <w:proofErr w:type="spellStart"/>
      <w:r>
        <w:t>anlamadığım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anladığım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düzelttim</w:t>
      </w:r>
      <w:proofErr w:type="spellEnd"/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4ACF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2CAB1" w16cex:dateUtc="2026-03-04T1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4ACFDA" w16cid:durableId="2D52CA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8A5F1" w14:textId="77777777" w:rsidR="00E434D3" w:rsidRDefault="00E434D3">
      <w:r>
        <w:separator/>
      </w:r>
    </w:p>
  </w:endnote>
  <w:endnote w:type="continuationSeparator" w:id="0">
    <w:p w14:paraId="2431ECB1" w14:textId="77777777" w:rsidR="00E434D3" w:rsidRDefault="00E43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32A47" w14:textId="77777777" w:rsidR="00024CA1" w:rsidRDefault="00B06BE1">
    <w:pPr>
      <w:spacing w:line="259" w:lineRule="auto"/>
      <w:ind w:right="-147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6F6EA2A" wp14:editId="19821305">
          <wp:simplePos x="0" y="0"/>
          <wp:positionH relativeFrom="page">
            <wp:posOffset>6569712</wp:posOffset>
          </wp:positionH>
          <wp:positionV relativeFrom="page">
            <wp:posOffset>8878824</wp:posOffset>
          </wp:positionV>
          <wp:extent cx="1188720" cy="1179576"/>
          <wp:effectExtent l="0" t="0" r="0" b="0"/>
          <wp:wrapSquare wrapText="bothSides"/>
          <wp:docPr id="2835" name="Picture 28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5" name="Picture 28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11795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F87E1" w14:textId="77777777" w:rsidR="00024CA1" w:rsidRDefault="00B06BE1">
    <w:pPr>
      <w:spacing w:line="259" w:lineRule="auto"/>
      <w:ind w:right="-147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E205E6A" wp14:editId="2AD2D9CE">
          <wp:simplePos x="0" y="0"/>
          <wp:positionH relativeFrom="page">
            <wp:posOffset>6569712</wp:posOffset>
          </wp:positionH>
          <wp:positionV relativeFrom="page">
            <wp:posOffset>8878824</wp:posOffset>
          </wp:positionV>
          <wp:extent cx="1188720" cy="1179576"/>
          <wp:effectExtent l="0" t="0" r="0" b="0"/>
          <wp:wrapSquare wrapText="bothSides"/>
          <wp:docPr id="1" name="Picture 28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5" name="Picture 28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11795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B1437" w14:textId="77777777" w:rsidR="00024CA1" w:rsidRDefault="00B06BE1">
    <w:pPr>
      <w:spacing w:line="259" w:lineRule="auto"/>
      <w:ind w:right="-147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5FA90BE" wp14:editId="288FD238">
          <wp:simplePos x="0" y="0"/>
          <wp:positionH relativeFrom="page">
            <wp:posOffset>6569712</wp:posOffset>
          </wp:positionH>
          <wp:positionV relativeFrom="page">
            <wp:posOffset>8878824</wp:posOffset>
          </wp:positionV>
          <wp:extent cx="1188720" cy="1179576"/>
          <wp:effectExtent l="0" t="0" r="0" b="0"/>
          <wp:wrapSquare wrapText="bothSides"/>
          <wp:docPr id="2" name="Picture 28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5" name="Picture 28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11795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91673" w14:textId="77777777" w:rsidR="00E434D3" w:rsidRDefault="00E434D3">
      <w:r>
        <w:separator/>
      </w:r>
    </w:p>
  </w:footnote>
  <w:footnote w:type="continuationSeparator" w:id="0">
    <w:p w14:paraId="1E9CFF6C" w14:textId="77777777" w:rsidR="00E434D3" w:rsidRDefault="00E43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80E05"/>
    <w:multiLevelType w:val="multilevel"/>
    <w:tmpl w:val="20D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85CC0"/>
    <w:multiLevelType w:val="hybridMultilevel"/>
    <w:tmpl w:val="D670FFF0"/>
    <w:lvl w:ilvl="0" w:tplc="622EE6CA">
      <w:start w:val="1"/>
      <w:numFmt w:val="bullet"/>
      <w:lvlText w:val="•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1F2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7C3B0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D6614C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849E8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74F6A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72E45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B2602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44B74E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8013B3"/>
    <w:multiLevelType w:val="multilevel"/>
    <w:tmpl w:val="D70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A692A"/>
    <w:multiLevelType w:val="multilevel"/>
    <w:tmpl w:val="9368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37C2"/>
    <w:multiLevelType w:val="multilevel"/>
    <w:tmpl w:val="9AE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E7393"/>
    <w:multiLevelType w:val="multilevel"/>
    <w:tmpl w:val="5C40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D1EBB"/>
    <w:multiLevelType w:val="hybridMultilevel"/>
    <w:tmpl w:val="4672D8E0"/>
    <w:lvl w:ilvl="0" w:tplc="8760DB9C">
      <w:start w:val="2"/>
      <w:numFmt w:val="decimal"/>
      <w:lvlText w:val="%1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8A30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8805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0E78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B684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BC9A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0620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5CD3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0EAE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C820CD"/>
    <w:multiLevelType w:val="multilevel"/>
    <w:tmpl w:val="29C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7579A"/>
    <w:multiLevelType w:val="multilevel"/>
    <w:tmpl w:val="0F3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41530"/>
    <w:multiLevelType w:val="multilevel"/>
    <w:tmpl w:val="28C2FA16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32C52"/>
    <w:multiLevelType w:val="multilevel"/>
    <w:tmpl w:val="6A4AFA2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E2103"/>
    <w:multiLevelType w:val="multilevel"/>
    <w:tmpl w:val="6DC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42918"/>
    <w:multiLevelType w:val="hybridMultilevel"/>
    <w:tmpl w:val="86222B8A"/>
    <w:lvl w:ilvl="0" w:tplc="D7B8281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C886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F0AE7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D877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C6EF5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BE6D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A44D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3EA5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80DF1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8617EA"/>
    <w:multiLevelType w:val="multilevel"/>
    <w:tmpl w:val="DCA8AC0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63C65"/>
    <w:multiLevelType w:val="multilevel"/>
    <w:tmpl w:val="810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D10F1"/>
    <w:multiLevelType w:val="multilevel"/>
    <w:tmpl w:val="395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B5700"/>
    <w:multiLevelType w:val="multilevel"/>
    <w:tmpl w:val="810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75B77"/>
    <w:multiLevelType w:val="multilevel"/>
    <w:tmpl w:val="D9F64A56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03ADD"/>
    <w:multiLevelType w:val="multilevel"/>
    <w:tmpl w:val="D23A734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4410F"/>
    <w:multiLevelType w:val="multilevel"/>
    <w:tmpl w:val="7C52EF1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746AC"/>
    <w:multiLevelType w:val="multilevel"/>
    <w:tmpl w:val="FFC4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92A02"/>
    <w:multiLevelType w:val="multilevel"/>
    <w:tmpl w:val="AE7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B3CD1"/>
    <w:multiLevelType w:val="multilevel"/>
    <w:tmpl w:val="78385D3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41148"/>
    <w:multiLevelType w:val="multilevel"/>
    <w:tmpl w:val="661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67475"/>
    <w:multiLevelType w:val="hybridMultilevel"/>
    <w:tmpl w:val="E96EBA00"/>
    <w:lvl w:ilvl="0" w:tplc="20C0F1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9C04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62F7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64B9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886A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FC8D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18A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6AF2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02CF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994498"/>
    <w:multiLevelType w:val="multilevel"/>
    <w:tmpl w:val="D090D7B2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16F6C"/>
    <w:multiLevelType w:val="multilevel"/>
    <w:tmpl w:val="7C52EF1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434CC"/>
    <w:multiLevelType w:val="multilevel"/>
    <w:tmpl w:val="810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E1B04"/>
    <w:multiLevelType w:val="multilevel"/>
    <w:tmpl w:val="7C52EF1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84776"/>
    <w:multiLevelType w:val="multilevel"/>
    <w:tmpl w:val="5F7A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65548"/>
    <w:multiLevelType w:val="multilevel"/>
    <w:tmpl w:val="F1D0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81F41"/>
    <w:multiLevelType w:val="multilevel"/>
    <w:tmpl w:val="7C52EF1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C4E8F"/>
    <w:multiLevelType w:val="multilevel"/>
    <w:tmpl w:val="32B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43101"/>
    <w:multiLevelType w:val="multilevel"/>
    <w:tmpl w:val="EC3E8694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4"/>
  </w:num>
  <w:num w:numId="3">
    <w:abstractNumId w:val="6"/>
  </w:num>
  <w:num w:numId="4">
    <w:abstractNumId w:val="12"/>
  </w:num>
  <w:num w:numId="5">
    <w:abstractNumId w:val="14"/>
  </w:num>
  <w:num w:numId="6">
    <w:abstractNumId w:val="16"/>
  </w:num>
  <w:num w:numId="7">
    <w:abstractNumId w:val="27"/>
  </w:num>
  <w:num w:numId="8">
    <w:abstractNumId w:val="5"/>
  </w:num>
  <w:num w:numId="9">
    <w:abstractNumId w:val="15"/>
  </w:num>
  <w:num w:numId="10">
    <w:abstractNumId w:val="2"/>
  </w:num>
  <w:num w:numId="11">
    <w:abstractNumId w:val="4"/>
  </w:num>
  <w:num w:numId="12">
    <w:abstractNumId w:val="7"/>
  </w:num>
  <w:num w:numId="13">
    <w:abstractNumId w:val="30"/>
  </w:num>
  <w:num w:numId="14">
    <w:abstractNumId w:val="20"/>
  </w:num>
  <w:num w:numId="15">
    <w:abstractNumId w:val="0"/>
  </w:num>
  <w:num w:numId="16">
    <w:abstractNumId w:val="21"/>
  </w:num>
  <w:num w:numId="17">
    <w:abstractNumId w:val="29"/>
  </w:num>
  <w:num w:numId="18">
    <w:abstractNumId w:val="8"/>
  </w:num>
  <w:num w:numId="19">
    <w:abstractNumId w:val="11"/>
  </w:num>
  <w:num w:numId="20">
    <w:abstractNumId w:val="13"/>
  </w:num>
  <w:num w:numId="21">
    <w:abstractNumId w:val="33"/>
  </w:num>
  <w:num w:numId="22">
    <w:abstractNumId w:val="22"/>
  </w:num>
  <w:num w:numId="23">
    <w:abstractNumId w:val="9"/>
  </w:num>
  <w:num w:numId="24">
    <w:abstractNumId w:val="25"/>
  </w:num>
  <w:num w:numId="25">
    <w:abstractNumId w:val="10"/>
  </w:num>
  <w:num w:numId="26">
    <w:abstractNumId w:val="17"/>
  </w:num>
  <w:num w:numId="27">
    <w:abstractNumId w:val="18"/>
  </w:num>
  <w:num w:numId="28">
    <w:abstractNumId w:val="26"/>
  </w:num>
  <w:num w:numId="29">
    <w:abstractNumId w:val="28"/>
  </w:num>
  <w:num w:numId="30">
    <w:abstractNumId w:val="31"/>
  </w:num>
  <w:num w:numId="31">
    <w:abstractNumId w:val="19"/>
  </w:num>
  <w:num w:numId="32">
    <w:abstractNumId w:val="23"/>
  </w:num>
  <w:num w:numId="33">
    <w:abstractNumId w:val="3"/>
  </w:num>
  <w:num w:numId="34">
    <w:abstractNumId w:val="3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evher Cemal BOZKUR (BILGEM)">
    <w15:presenceInfo w15:providerId="AD" w15:userId="S-1-5-21-2169873344-3810612005-1784271344-67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CA1"/>
    <w:rsid w:val="00024CA1"/>
    <w:rsid w:val="001C4EC1"/>
    <w:rsid w:val="00331D87"/>
    <w:rsid w:val="0034721A"/>
    <w:rsid w:val="004937DE"/>
    <w:rsid w:val="00530C94"/>
    <w:rsid w:val="00821DF7"/>
    <w:rsid w:val="009103A7"/>
    <w:rsid w:val="00947DF3"/>
    <w:rsid w:val="009D3105"/>
    <w:rsid w:val="009F7C0E"/>
    <w:rsid w:val="00B06BE1"/>
    <w:rsid w:val="00C356DB"/>
    <w:rsid w:val="00DD04A1"/>
    <w:rsid w:val="00E434D3"/>
    <w:rsid w:val="00F35547"/>
    <w:rsid w:val="00F82DA5"/>
    <w:rsid w:val="00F93610"/>
    <w:rsid w:val="113C590F"/>
    <w:rsid w:val="16F1B891"/>
    <w:rsid w:val="27E3E779"/>
    <w:rsid w:val="4B0F9F57"/>
    <w:rsid w:val="5AB46672"/>
    <w:rsid w:val="6A7A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F0386"/>
  <w15:docId w15:val="{3EFCF5FC-7407-44B9-B071-BEFD4840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7DE"/>
    <w:rPr>
      <w:sz w:val="24"/>
      <w:szCs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4937D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937DE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937DE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937D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937D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937DE"/>
    <w:p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937DE"/>
    <w:p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937DE"/>
    <w:p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937DE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2Char">
    <w:name w:val="Başlık 2 Char"/>
    <w:basedOn w:val="VarsaylanParagrafYazTipi"/>
    <w:link w:val="Balk2"/>
    <w:uiPriority w:val="9"/>
    <w:rsid w:val="004937DE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rsid w:val="004937DE"/>
    <w:rPr>
      <w:rFonts w:asciiTheme="majorHAnsi" w:eastAsiaTheme="majorEastAsia" w:hAnsiTheme="majorHAnsi"/>
      <w:b/>
      <w:bCs/>
      <w:sz w:val="26"/>
      <w:szCs w:val="26"/>
    </w:rPr>
  </w:style>
  <w:style w:type="paragraph" w:styleId="NormalWeb">
    <w:name w:val="Normal (Web)"/>
    <w:basedOn w:val="Normal"/>
    <w:uiPriority w:val="99"/>
    <w:unhideWhenUsed/>
    <w:rsid w:val="004937DE"/>
    <w:pPr>
      <w:spacing w:before="100" w:beforeAutospacing="1" w:after="100" w:afterAutospacing="1"/>
    </w:pPr>
  </w:style>
  <w:style w:type="character" w:styleId="HTMLKodu">
    <w:name w:val="HTML Code"/>
    <w:basedOn w:val="VarsaylanParagrafYazTipi"/>
    <w:uiPriority w:val="99"/>
    <w:semiHidden/>
    <w:unhideWhenUsed/>
    <w:rsid w:val="004937DE"/>
    <w:rPr>
      <w:rFonts w:ascii="Courier New" w:eastAsia="Times New Roman" w:hAnsi="Courier New" w:cs="Courier New"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4937DE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937DE"/>
    <w:rPr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937DE"/>
    <w:rPr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937DE"/>
    <w:rPr>
      <w:b/>
      <w:bCs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937DE"/>
    <w:rPr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937DE"/>
    <w:rPr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937DE"/>
    <w:rPr>
      <w:rFonts w:asciiTheme="majorHAnsi" w:eastAsiaTheme="majorEastAsia" w:hAnsiTheme="majorHAnsi"/>
    </w:rPr>
  </w:style>
  <w:style w:type="paragraph" w:styleId="KonuBal">
    <w:name w:val="Title"/>
    <w:basedOn w:val="Normal"/>
    <w:next w:val="Normal"/>
    <w:link w:val="KonuBalChar"/>
    <w:uiPriority w:val="10"/>
    <w:qFormat/>
    <w:rsid w:val="004937DE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937DE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rsid w:val="004937DE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ltyazChar">
    <w:name w:val="Altyazı Char"/>
    <w:basedOn w:val="VarsaylanParagrafYazTipi"/>
    <w:link w:val="Altyaz"/>
    <w:uiPriority w:val="11"/>
    <w:rsid w:val="004937DE"/>
    <w:rPr>
      <w:rFonts w:asciiTheme="majorHAnsi" w:eastAsiaTheme="majorEastAsia" w:hAnsiTheme="majorHAnsi"/>
      <w:sz w:val="24"/>
      <w:szCs w:val="24"/>
    </w:rPr>
  </w:style>
  <w:style w:type="character" w:styleId="Gl">
    <w:name w:val="Strong"/>
    <w:basedOn w:val="VarsaylanParagrafYazTipi"/>
    <w:uiPriority w:val="22"/>
    <w:qFormat/>
    <w:rsid w:val="004937DE"/>
    <w:rPr>
      <w:b/>
      <w:bCs/>
    </w:rPr>
  </w:style>
  <w:style w:type="character" w:styleId="Vurgu">
    <w:name w:val="Emphasis"/>
    <w:basedOn w:val="VarsaylanParagrafYazTipi"/>
    <w:uiPriority w:val="20"/>
    <w:qFormat/>
    <w:rsid w:val="004937DE"/>
    <w:rPr>
      <w:rFonts w:asciiTheme="minorHAnsi" w:hAnsiTheme="minorHAnsi"/>
      <w:b/>
      <w:i/>
      <w:iCs/>
    </w:rPr>
  </w:style>
  <w:style w:type="paragraph" w:styleId="AralkYok">
    <w:name w:val="No Spacing"/>
    <w:basedOn w:val="Normal"/>
    <w:uiPriority w:val="1"/>
    <w:qFormat/>
    <w:rsid w:val="004937DE"/>
    <w:rPr>
      <w:szCs w:val="32"/>
    </w:rPr>
  </w:style>
  <w:style w:type="paragraph" w:styleId="ListeParagraf">
    <w:name w:val="List Paragraph"/>
    <w:basedOn w:val="Normal"/>
    <w:uiPriority w:val="34"/>
    <w:qFormat/>
    <w:rsid w:val="004937DE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4937DE"/>
    <w:rPr>
      <w:i/>
    </w:rPr>
  </w:style>
  <w:style w:type="character" w:customStyle="1" w:styleId="AlntChar">
    <w:name w:val="Alıntı Char"/>
    <w:basedOn w:val="VarsaylanParagrafYazTipi"/>
    <w:link w:val="Alnt"/>
    <w:uiPriority w:val="29"/>
    <w:rsid w:val="004937DE"/>
    <w:rPr>
      <w:i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937DE"/>
    <w:pPr>
      <w:ind w:left="720" w:right="720"/>
    </w:pPr>
    <w:rPr>
      <w:b/>
      <w:i/>
      <w:szCs w:val="22"/>
    </w:rPr>
  </w:style>
  <w:style w:type="character" w:customStyle="1" w:styleId="GlAlntChar">
    <w:name w:val="Güçlü Alıntı Char"/>
    <w:basedOn w:val="VarsaylanParagrafYazTipi"/>
    <w:link w:val="GlAlnt"/>
    <w:uiPriority w:val="30"/>
    <w:rsid w:val="004937DE"/>
    <w:rPr>
      <w:b/>
      <w:i/>
      <w:sz w:val="24"/>
    </w:rPr>
  </w:style>
  <w:style w:type="character" w:styleId="HafifVurgulama">
    <w:name w:val="Subtle Emphasis"/>
    <w:uiPriority w:val="19"/>
    <w:qFormat/>
    <w:rsid w:val="004937DE"/>
    <w:rPr>
      <w:i/>
      <w:color w:val="5A5A5A" w:themeColor="text1" w:themeTint="A5"/>
    </w:rPr>
  </w:style>
  <w:style w:type="character" w:styleId="GlVurgulama">
    <w:name w:val="Intense Emphasis"/>
    <w:basedOn w:val="VarsaylanParagrafYazTipi"/>
    <w:uiPriority w:val="21"/>
    <w:qFormat/>
    <w:rsid w:val="004937DE"/>
    <w:rPr>
      <w:b/>
      <w:i/>
      <w:sz w:val="24"/>
      <w:szCs w:val="24"/>
      <w:u w:val="single"/>
    </w:rPr>
  </w:style>
  <w:style w:type="character" w:styleId="HafifBavuru">
    <w:name w:val="Subtle Reference"/>
    <w:basedOn w:val="VarsaylanParagrafYazTipi"/>
    <w:uiPriority w:val="31"/>
    <w:qFormat/>
    <w:rsid w:val="004937DE"/>
    <w:rPr>
      <w:sz w:val="24"/>
      <w:szCs w:val="24"/>
      <w:u w:val="single"/>
    </w:rPr>
  </w:style>
  <w:style w:type="character" w:styleId="GlBavuru">
    <w:name w:val="Intense Reference"/>
    <w:basedOn w:val="VarsaylanParagrafYazTipi"/>
    <w:uiPriority w:val="32"/>
    <w:qFormat/>
    <w:rsid w:val="004937DE"/>
    <w:rPr>
      <w:b/>
      <w:sz w:val="24"/>
      <w:u w:val="single"/>
    </w:rPr>
  </w:style>
  <w:style w:type="character" w:styleId="KitapBal">
    <w:name w:val="Book Title"/>
    <w:basedOn w:val="VarsaylanParagrafYazTipi"/>
    <w:uiPriority w:val="33"/>
    <w:qFormat/>
    <w:rsid w:val="004937DE"/>
    <w:rPr>
      <w:rFonts w:asciiTheme="majorHAnsi" w:eastAsiaTheme="majorEastAsia" w:hAnsiTheme="majorHAnsi"/>
      <w:b/>
      <w:i/>
      <w:sz w:val="24"/>
      <w:szCs w:val="24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4937DE"/>
    <w:pPr>
      <w:outlineLvl w:val="9"/>
    </w:pPr>
  </w:style>
  <w:style w:type="table" w:styleId="TabloKlavuzu">
    <w:name w:val="Table Grid"/>
    <w:basedOn w:val="NormalTablo"/>
    <w:uiPriority w:val="39"/>
    <w:rsid w:val="0034721A"/>
    <w:pPr>
      <w:spacing w:after="200" w:line="276" w:lineRule="auto"/>
    </w:pPr>
    <w:rPr>
      <w:rFonts w:cstheme="minorBidi"/>
      <w:lang w:val="tr-TR"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VarsaylanParagrafYazTipi"/>
    <w:rsid w:val="00821DF7"/>
  </w:style>
  <w:style w:type="character" w:styleId="AklamaBavurusu">
    <w:name w:val="annotation reference"/>
    <w:basedOn w:val="VarsaylanParagrafYazTipi"/>
    <w:uiPriority w:val="99"/>
    <w:semiHidden/>
    <w:unhideWhenUsed/>
    <w:rsid w:val="001C4EC1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1C4EC1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1C4EC1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C4EC1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C4E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commentsExtended" Target="commentsExtended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877dee-7141-4719-a8ab-d0e6c2d384a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A6C626B4B9C0D4DAF00795388A8DA2B" ma:contentTypeVersion="5" ma:contentTypeDescription="Yeni belge oluşturun." ma:contentTypeScope="" ma:versionID="fe037bebcb3dc1734a96f02ee5f84ca7">
  <xsd:schema xmlns:xsd="http://www.w3.org/2001/XMLSchema" xmlns:xs="http://www.w3.org/2001/XMLSchema" xmlns:p="http://schemas.microsoft.com/office/2006/metadata/properties" xmlns:ns3="1c877dee-7141-4719-a8ab-d0e6c2d384a2" targetNamespace="http://schemas.microsoft.com/office/2006/metadata/properties" ma:root="true" ma:fieldsID="6083fc09a35abd1d279eea1ab27a0510" ns3:_="">
    <xsd:import namespace="1c877dee-7141-4719-a8ab-d0e6c2d384a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77dee-7141-4719-a8ab-d0e6c2d384a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A588C-5DE8-4AEB-BBB6-8C48E3D1732B}">
  <ds:schemaRefs>
    <ds:schemaRef ds:uri="http://schemas.microsoft.com/office/2006/metadata/properties"/>
    <ds:schemaRef ds:uri="http://schemas.microsoft.com/office/infopath/2007/PartnerControls"/>
    <ds:schemaRef ds:uri="1c877dee-7141-4719-a8ab-d0e6c2d384a2"/>
  </ds:schemaRefs>
</ds:datastoreItem>
</file>

<file path=customXml/itemProps2.xml><?xml version="1.0" encoding="utf-8"?>
<ds:datastoreItem xmlns:ds="http://schemas.openxmlformats.org/officeDocument/2006/customXml" ds:itemID="{692B9694-2283-4EE3-BD70-491C7F5400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99AE9-937D-459B-9B20-A68ABFAD3C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877dee-7141-4719-a8ab-d0e6c2d384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Kaan SEÇKİN</dc:creator>
  <cp:keywords/>
  <cp:lastModifiedBy>Cevher Cemal BOZKUR (BILGEM)</cp:lastModifiedBy>
  <cp:revision>2</cp:revision>
  <cp:lastPrinted>2026-03-04T09:53:00Z</cp:lastPrinted>
  <dcterms:created xsi:type="dcterms:W3CDTF">2026-03-04T12:18:00Z</dcterms:created>
  <dcterms:modified xsi:type="dcterms:W3CDTF">2026-03-04T12:18:00Z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0x0101009A6C626B4B9C0D4DAF00795388A8DA2B</vt:lpwstr>
  </property>
</Properties>
</file>